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7D79" w:rsidRDefault="004F7D79" w:rsidP="00601B5B">
      <w:pPr>
        <w:ind w:left="360" w:hanging="360"/>
        <w:rPr>
          <w:rFonts w:hint="eastAsia"/>
        </w:rPr>
      </w:pPr>
      <w:r>
        <w:rPr>
          <w:rFonts w:hint="eastAsia"/>
        </w:rPr>
        <w:t xml:space="preserve">一． </w:t>
      </w:r>
      <w:r>
        <w:t>H</w:t>
      </w:r>
      <w:r>
        <w:rPr>
          <w:rFonts w:hint="eastAsia"/>
        </w:rPr>
        <w:t>ome</w:t>
      </w:r>
    </w:p>
    <w:p w:rsidR="005C11F9" w:rsidRDefault="00601B5B" w:rsidP="00601B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修改home界面的轮播图</w:t>
      </w:r>
    </w:p>
    <w:p w:rsidR="00601B5B" w:rsidRDefault="00601B5B" w:rsidP="00601B5B">
      <w:pPr>
        <w:rPr>
          <w:color w:val="000000" w:themeColor="text1"/>
        </w:rPr>
      </w:pPr>
      <w:r>
        <w:rPr>
          <w:rFonts w:hint="eastAsia"/>
        </w:rPr>
        <w:t>进入</w:t>
      </w:r>
      <w:r w:rsidRPr="00601B5B">
        <w:rPr>
          <w:rFonts w:hint="eastAsia"/>
          <w:b/>
          <w:bCs/>
          <w:color w:val="000000" w:themeColor="text1"/>
        </w:rPr>
        <w:t xml:space="preserve"> </w:t>
      </w:r>
      <w:r w:rsidRPr="00601B5B">
        <w:rPr>
          <w:b/>
          <w:bCs/>
          <w:color w:val="000000" w:themeColor="text1"/>
        </w:rPr>
        <w:t>_layouts</w:t>
      </w:r>
      <w:r>
        <w:rPr>
          <w:b/>
          <w:bCs/>
          <w:color w:val="000000" w:themeColor="text1"/>
        </w:rPr>
        <w:t xml:space="preserve"> </w:t>
      </w:r>
      <w:r w:rsidRPr="00601B5B">
        <w:rPr>
          <w:rFonts w:hint="eastAsia"/>
          <w:color w:val="000000" w:themeColor="text1"/>
        </w:rPr>
        <w:t>中的</w:t>
      </w:r>
      <w:proofErr w:type="spellStart"/>
      <w:r>
        <w:rPr>
          <w:rFonts w:hint="eastAsia"/>
          <w:b/>
          <w:bCs/>
          <w:color w:val="000000" w:themeColor="text1"/>
        </w:rPr>
        <w:t>homelay</w:t>
      </w:r>
      <w:proofErr w:type="spellEnd"/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对轮播指标进行修改，需要几张图片，就要放几个轮播指标</w:t>
      </w:r>
      <w:r w:rsidRPr="00601B5B">
        <w:rPr>
          <w:b/>
          <w:bCs/>
          <w:color w:val="000000" w:themeColor="text1"/>
        </w:rPr>
        <w:t>&lt;li&gt;</w:t>
      </w:r>
      <w:r>
        <w:rPr>
          <w:rFonts w:hint="eastAsia"/>
          <w:color w:val="000000" w:themeColor="text1"/>
        </w:rPr>
        <w:t>。然后对轮播项目进行修改,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一个</w:t>
      </w:r>
      <w:r w:rsidRPr="00601B5B">
        <w:rPr>
          <w:b/>
          <w:bCs/>
          <w:color w:val="000000" w:themeColor="text1"/>
        </w:rPr>
        <w:t>&lt;div&gt;</w:t>
      </w:r>
      <w:r>
        <w:rPr>
          <w:rFonts w:hint="eastAsia"/>
          <w:color w:val="000000" w:themeColor="text1"/>
        </w:rPr>
        <w:t>代表一张轮播的图片。修改图片只需修改</w:t>
      </w:r>
      <w:proofErr w:type="spellStart"/>
      <w:r>
        <w:rPr>
          <w:rFonts w:hint="eastAsia"/>
          <w:color w:val="000000" w:themeColor="text1"/>
        </w:rPr>
        <w:t>img</w:t>
      </w:r>
      <w:proofErr w:type="spellEnd"/>
      <w:r>
        <w:rPr>
          <w:rFonts w:hint="eastAsia"/>
          <w:color w:val="000000" w:themeColor="text1"/>
        </w:rPr>
        <w:t>中的</w:t>
      </w:r>
      <w:proofErr w:type="spellStart"/>
      <w:r>
        <w:rPr>
          <w:rFonts w:hint="eastAsia"/>
          <w:color w:val="000000" w:themeColor="text1"/>
        </w:rPr>
        <w:t>src</w:t>
      </w:r>
      <w:proofErr w:type="spellEnd"/>
      <w:r>
        <w:rPr>
          <w:rFonts w:hint="eastAsia"/>
          <w:color w:val="000000" w:themeColor="text1"/>
        </w:rPr>
        <w:t>。</w:t>
      </w:r>
      <w:proofErr w:type="spellStart"/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rc</w:t>
      </w:r>
      <w:proofErr w:type="spellEnd"/>
      <w:r>
        <w:rPr>
          <w:rFonts w:hint="eastAsia"/>
          <w:color w:val="000000" w:themeColor="text1"/>
        </w:rPr>
        <w:t>主要用来链接图片的位置（我们将轮播图的图片都放于</w:t>
      </w:r>
      <w:r w:rsidRPr="00601B5B">
        <w:rPr>
          <w:b/>
          <w:bCs/>
          <w:color w:val="000000" w:themeColor="text1"/>
        </w:rPr>
        <w:t>_</w:t>
      </w:r>
      <w:r w:rsidRPr="00601B5B">
        <w:rPr>
          <w:rFonts w:hint="eastAsia"/>
          <w:b/>
          <w:bCs/>
          <w:color w:val="000000" w:themeColor="text1"/>
        </w:rPr>
        <w:t>images</w:t>
      </w:r>
      <w:r>
        <w:rPr>
          <w:rFonts w:hint="eastAsia"/>
          <w:color w:val="000000" w:themeColor="text1"/>
        </w:rPr>
        <w:t>中的</w:t>
      </w:r>
      <w:r w:rsidRPr="00601B5B">
        <w:rPr>
          <w:rFonts w:hint="eastAsia"/>
          <w:b/>
          <w:bCs/>
          <w:color w:val="000000" w:themeColor="text1"/>
        </w:rPr>
        <w:t>slider</w:t>
      </w:r>
      <w:r>
        <w:rPr>
          <w:rFonts w:hint="eastAsia"/>
          <w:color w:val="000000" w:themeColor="text1"/>
        </w:rPr>
        <w:t>），只需修改最后的图片名称就可以实现图片更换了。</w:t>
      </w:r>
    </w:p>
    <w:p w:rsidR="00601B5B" w:rsidRDefault="00601B5B" w:rsidP="00601B5B">
      <w:pPr>
        <w:rPr>
          <w:color w:val="000000" w:themeColor="text1"/>
        </w:rPr>
      </w:pPr>
    </w:p>
    <w:p w:rsidR="004F7D79" w:rsidRDefault="004F7D79" w:rsidP="00601B5B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修改图片中的文字只需修改</w:t>
      </w:r>
      <w:r w:rsidRPr="004F7D79">
        <w:rPr>
          <w:b/>
          <w:bCs/>
          <w:color w:val="000000" w:themeColor="text1"/>
        </w:rPr>
        <w:t>&lt;span&gt;</w:t>
      </w:r>
      <w:r>
        <w:rPr>
          <w:rFonts w:hint="eastAsia"/>
          <w:color w:val="000000" w:themeColor="text1"/>
        </w:rPr>
        <w:t>中</w:t>
      </w:r>
      <w:r w:rsidRPr="004F7D79">
        <w:rPr>
          <w:b/>
          <w:bCs/>
          <w:color w:val="000000" w:themeColor="text1"/>
        </w:rPr>
        <w:t>&lt;b&gt;</w:t>
      </w:r>
      <w:r>
        <w:rPr>
          <w:rFonts w:hint="eastAsia"/>
          <w:color w:val="000000" w:themeColor="text1"/>
        </w:rPr>
        <w:t>中的内容。</w:t>
      </w:r>
    </w:p>
    <w:p w:rsidR="004F7D79" w:rsidRPr="004F7D79" w:rsidRDefault="004F7D79" w:rsidP="00601B5B">
      <w:pPr>
        <w:rPr>
          <w:rFonts w:hint="eastAsia"/>
          <w:b/>
          <w:bCs/>
          <w:color w:val="000000" w:themeColor="text1"/>
        </w:rPr>
      </w:pPr>
      <w:r w:rsidRPr="004F7D79">
        <w:rPr>
          <w:rFonts w:hint="eastAsia"/>
          <w:b/>
          <w:bCs/>
          <w:color w:val="000000" w:themeColor="text1"/>
        </w:rPr>
        <w:t>(在修改轮播指标和轮播项目时，要注意第一个</w:t>
      </w:r>
      <w:r w:rsidRPr="004F7D79">
        <w:rPr>
          <w:b/>
          <w:bCs/>
          <w:color w:val="000000" w:themeColor="text1"/>
        </w:rPr>
        <w:t>&lt;li&gt;</w:t>
      </w:r>
      <w:r w:rsidRPr="004F7D79">
        <w:rPr>
          <w:rFonts w:hint="eastAsia"/>
          <w:b/>
          <w:bCs/>
          <w:color w:val="000000" w:themeColor="text1"/>
        </w:rPr>
        <w:t>中有class</w:t>
      </w:r>
      <w:r w:rsidRPr="004F7D79">
        <w:rPr>
          <w:b/>
          <w:bCs/>
          <w:color w:val="000000" w:themeColor="text1"/>
        </w:rPr>
        <w:t>=“</w:t>
      </w:r>
      <w:r w:rsidRPr="004F7D79">
        <w:rPr>
          <w:rFonts w:hint="eastAsia"/>
          <w:b/>
          <w:bCs/>
          <w:color w:val="000000" w:themeColor="text1"/>
        </w:rPr>
        <w:t>active</w:t>
      </w:r>
      <w:r w:rsidRPr="004F7D79">
        <w:rPr>
          <w:b/>
          <w:bCs/>
          <w:color w:val="000000" w:themeColor="text1"/>
        </w:rPr>
        <w:t>”,</w:t>
      </w:r>
      <w:r w:rsidRPr="004F7D79">
        <w:rPr>
          <w:rFonts w:hint="eastAsia"/>
          <w:b/>
          <w:bCs/>
          <w:color w:val="000000" w:themeColor="text1"/>
        </w:rPr>
        <w:t>第一个</w:t>
      </w:r>
      <w:r w:rsidRPr="004F7D79">
        <w:rPr>
          <w:b/>
          <w:bCs/>
          <w:color w:val="000000" w:themeColor="text1"/>
        </w:rPr>
        <w:t>&lt;div&gt;</w:t>
      </w:r>
      <w:r w:rsidRPr="004F7D79">
        <w:rPr>
          <w:rFonts w:hint="eastAsia"/>
          <w:b/>
          <w:bCs/>
          <w:color w:val="000000" w:themeColor="text1"/>
        </w:rPr>
        <w:t>中有class</w:t>
      </w:r>
      <w:r w:rsidRPr="004F7D79">
        <w:rPr>
          <w:b/>
          <w:bCs/>
          <w:color w:val="000000" w:themeColor="text1"/>
        </w:rPr>
        <w:t>=</w:t>
      </w:r>
      <w:r w:rsidRPr="004F7D79">
        <w:rPr>
          <w:rFonts w:hint="eastAsia"/>
          <w:b/>
          <w:bCs/>
          <w:color w:val="000000" w:themeColor="text1"/>
        </w:rPr>
        <w:t>“item</w:t>
      </w:r>
      <w:r w:rsidRPr="004F7D79">
        <w:rPr>
          <w:b/>
          <w:bCs/>
          <w:color w:val="000000" w:themeColor="text1"/>
        </w:rPr>
        <w:t xml:space="preserve"> </w:t>
      </w:r>
      <w:r w:rsidRPr="004F7D79">
        <w:rPr>
          <w:rFonts w:hint="eastAsia"/>
          <w:b/>
          <w:bCs/>
          <w:color w:val="000000" w:themeColor="text1"/>
        </w:rPr>
        <w:t>active”</w:t>
      </w:r>
      <w:r w:rsidRPr="004F7D79">
        <w:rPr>
          <w:b/>
          <w:bCs/>
          <w:color w:val="000000" w:themeColor="text1"/>
        </w:rPr>
        <w:t>)</w:t>
      </w:r>
    </w:p>
    <w:p w:rsidR="004F7D79" w:rsidRDefault="004F7D79" w:rsidP="00601B5B">
      <w:pPr>
        <w:rPr>
          <w:rFonts w:hint="eastAsia"/>
          <w:color w:val="000000" w:themeColor="text1"/>
        </w:rPr>
      </w:pPr>
    </w:p>
    <w:p w:rsidR="00601B5B" w:rsidRDefault="00601B5B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在图片更换之前，我们需要将图片先上传到</w:t>
      </w:r>
      <w:proofErr w:type="spellStart"/>
      <w:r>
        <w:rPr>
          <w:rFonts w:hint="eastAsia"/>
          <w:color w:val="000000" w:themeColor="text1"/>
        </w:rPr>
        <w:t>github</w:t>
      </w:r>
      <w:proofErr w:type="spellEnd"/>
      <w:r>
        <w:rPr>
          <w:rFonts w:hint="eastAsia"/>
          <w:color w:val="000000" w:themeColor="text1"/>
        </w:rPr>
        <w:t>中，流程为先进入</w:t>
      </w:r>
      <w:r w:rsidRPr="00601B5B">
        <w:rPr>
          <w:b/>
          <w:bCs/>
          <w:color w:val="000000" w:themeColor="text1"/>
        </w:rPr>
        <w:t>_images</w:t>
      </w:r>
      <w:r>
        <w:rPr>
          <w:rFonts w:hint="eastAsia"/>
          <w:color w:val="000000" w:themeColor="text1"/>
        </w:rPr>
        <w:t>中的slider</w:t>
      </w:r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>然后在右上角的</w:t>
      </w:r>
      <w:r w:rsidRPr="004F7D79">
        <w:rPr>
          <w:rFonts w:hint="eastAsia"/>
          <w:b/>
          <w:bCs/>
          <w:color w:val="000000" w:themeColor="text1"/>
        </w:rPr>
        <w:t>add</w:t>
      </w:r>
      <w:r w:rsidRPr="004F7D79">
        <w:rPr>
          <w:b/>
          <w:bCs/>
          <w:color w:val="000000" w:themeColor="text1"/>
        </w:rPr>
        <w:t xml:space="preserve"> </w:t>
      </w:r>
      <w:r w:rsidRPr="004F7D79">
        <w:rPr>
          <w:rFonts w:hint="eastAsia"/>
          <w:b/>
          <w:bCs/>
          <w:color w:val="000000" w:themeColor="text1"/>
        </w:rPr>
        <w:t>file</w:t>
      </w:r>
      <w:r>
        <w:rPr>
          <w:rFonts w:hint="eastAsia"/>
          <w:color w:val="000000" w:themeColor="text1"/>
        </w:rPr>
        <w:t>中上传。</w:t>
      </w:r>
      <w:r w:rsidR="004F7D79" w:rsidRPr="004F7D79">
        <w:rPr>
          <w:rFonts w:hint="eastAsia"/>
          <w:b/>
          <w:bCs/>
          <w:color w:val="000000" w:themeColor="text1"/>
        </w:rPr>
        <w:t>（在图片上传之前需要注意图片的尺寸，最大长度设置为4</w:t>
      </w:r>
      <w:r w:rsidR="004F7D79" w:rsidRPr="004F7D79">
        <w:rPr>
          <w:b/>
          <w:bCs/>
          <w:color w:val="000000" w:themeColor="text1"/>
        </w:rPr>
        <w:t>00px</w:t>
      </w:r>
      <w:r w:rsidR="004F7D79" w:rsidRPr="004F7D79">
        <w:rPr>
          <w:rFonts w:hint="eastAsia"/>
          <w:b/>
          <w:bCs/>
          <w:color w:val="000000" w:themeColor="text1"/>
        </w:rPr>
        <w:t>）</w:t>
      </w:r>
    </w:p>
    <w:p w:rsidR="004F7D79" w:rsidRDefault="004F7D79" w:rsidP="00601B5B">
      <w:pPr>
        <w:rPr>
          <w:rFonts w:hint="eastAsia"/>
          <w:color w:val="000000" w:themeColor="text1"/>
        </w:rPr>
      </w:pPr>
    </w:p>
    <w:p w:rsidR="00601B5B" w:rsidRDefault="00601B5B" w:rsidP="00601B5B">
      <w:pPr>
        <w:rPr>
          <w:color w:val="000000" w:themeColor="text1"/>
        </w:rPr>
      </w:pPr>
      <w:r w:rsidRPr="00601B5B">
        <w:rPr>
          <w:color w:val="000000" w:themeColor="text1"/>
        </w:rPr>
        <w:drawing>
          <wp:inline distT="0" distB="0" distL="0" distR="0" wp14:anchorId="038C205D" wp14:editId="46E2CDA0">
            <wp:extent cx="5274310" cy="1119505"/>
            <wp:effectExtent l="0" t="0" r="0" b="0"/>
            <wp:docPr id="1266774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74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5B" w:rsidRDefault="00601B5B" w:rsidP="00601B5B">
      <w:pPr>
        <w:rPr>
          <w:color w:val="000000" w:themeColor="text1"/>
        </w:rPr>
      </w:pPr>
      <w:r w:rsidRPr="00601B5B">
        <w:rPr>
          <w:color w:val="000000" w:themeColor="text1"/>
        </w:rPr>
        <w:drawing>
          <wp:inline distT="0" distB="0" distL="0" distR="0" wp14:anchorId="6B01E042" wp14:editId="65D51587">
            <wp:extent cx="5274310" cy="1562100"/>
            <wp:effectExtent l="0" t="0" r="0" b="0"/>
            <wp:docPr id="1618400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00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79" w:rsidRDefault="004F7D79" w:rsidP="00601B5B">
      <w:pPr>
        <w:rPr>
          <w:color w:val="000000" w:themeColor="text1"/>
        </w:rPr>
      </w:pPr>
    </w:p>
    <w:p w:rsidR="004F7D79" w:rsidRDefault="004F7D79" w:rsidP="00601B5B">
      <w:pPr>
        <w:rPr>
          <w:color w:val="000000" w:themeColor="text1"/>
        </w:rPr>
      </w:pPr>
    </w:p>
    <w:p w:rsidR="004F7D79" w:rsidRDefault="004F7D79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>修改home中的内容</w:t>
      </w:r>
    </w:p>
    <w:p w:rsidR="004F7D79" w:rsidRDefault="004F7D79" w:rsidP="00601B5B">
      <w:pPr>
        <w:rPr>
          <w:rFonts w:hint="eastAsia"/>
          <w:color w:val="000000" w:themeColor="text1"/>
        </w:rPr>
      </w:pPr>
      <w:r>
        <w:rPr>
          <w:color w:val="000000" w:themeColor="text1"/>
        </w:rPr>
        <w:t>Home</w:t>
      </w:r>
      <w:r>
        <w:rPr>
          <w:rFonts w:hint="eastAsia"/>
          <w:color w:val="000000" w:themeColor="text1"/>
        </w:rPr>
        <w:t>中的文字内容在</w:t>
      </w:r>
      <w:r w:rsidRPr="005E5D2F">
        <w:rPr>
          <w:b/>
          <w:bCs/>
          <w:color w:val="000000" w:themeColor="text1"/>
        </w:rPr>
        <w:t>_pages</w:t>
      </w:r>
      <w:r>
        <w:rPr>
          <w:rFonts w:hint="eastAsia"/>
          <w:color w:val="000000" w:themeColor="text1"/>
        </w:rPr>
        <w:t>中的</w:t>
      </w:r>
      <w:r w:rsidRPr="005E5D2F">
        <w:rPr>
          <w:rFonts w:hint="eastAsia"/>
          <w:b/>
          <w:bCs/>
          <w:color w:val="000000" w:themeColor="text1"/>
        </w:rPr>
        <w:t>home</w:t>
      </w:r>
      <w:r w:rsidRPr="005E5D2F">
        <w:rPr>
          <w:b/>
          <w:bCs/>
          <w:color w:val="000000" w:themeColor="text1"/>
        </w:rPr>
        <w:t>.html</w:t>
      </w:r>
      <w:r>
        <w:rPr>
          <w:rFonts w:hint="eastAsia"/>
          <w:color w:val="000000" w:themeColor="text1"/>
        </w:rPr>
        <w:t>中修改，每一段的内容放在</w:t>
      </w:r>
      <w:r>
        <w:rPr>
          <w:color w:val="000000" w:themeColor="text1"/>
        </w:rPr>
        <w:t>&lt;p&gt;&lt;/p&gt;</w:t>
      </w:r>
      <w:r>
        <w:rPr>
          <w:rFonts w:hint="eastAsia"/>
          <w:color w:val="000000" w:themeColor="text1"/>
        </w:rPr>
        <w:t>中即可。如果需要进行超链接，就用</w:t>
      </w:r>
      <w:r>
        <w:rPr>
          <w:color w:val="000000" w:themeColor="text1"/>
        </w:rPr>
        <w:t xml:space="preserve">&lt;a </w:t>
      </w:r>
      <w:proofErr w:type="spellStart"/>
      <w:r>
        <w:rPr>
          <w:rFonts w:hint="eastAsia"/>
          <w:color w:val="000000" w:themeColor="text1"/>
        </w:rPr>
        <w:t>href</w:t>
      </w:r>
      <w:proofErr w:type="spellEnd"/>
      <w:r>
        <w:rPr>
          <w:color w:val="000000" w:themeColor="text1"/>
        </w:rPr>
        <w:t>=“…”&gt;&lt;/a&gt;</w:t>
      </w:r>
      <w:r>
        <w:rPr>
          <w:rFonts w:hint="eastAsia"/>
          <w:color w:val="000000" w:themeColor="text1"/>
        </w:rPr>
        <w:t>围住，</w:t>
      </w:r>
      <w:proofErr w:type="spellStart"/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ref</w:t>
      </w:r>
      <w:proofErr w:type="spellEnd"/>
      <w:r>
        <w:rPr>
          <w:rFonts w:hint="eastAsia"/>
          <w:color w:val="000000" w:themeColor="text1"/>
        </w:rPr>
        <w:t>则是需要超链接的网址。</w:t>
      </w:r>
    </w:p>
    <w:p w:rsidR="004F7D79" w:rsidRDefault="004F7D79" w:rsidP="00601B5B">
      <w:pPr>
        <w:rPr>
          <w:color w:val="000000" w:themeColor="text1"/>
        </w:rPr>
      </w:pPr>
      <w:r w:rsidRPr="004F7D79">
        <w:rPr>
          <w:color w:val="000000" w:themeColor="text1"/>
        </w:rPr>
        <w:drawing>
          <wp:inline distT="0" distB="0" distL="0" distR="0" wp14:anchorId="44C096FE" wp14:editId="00D9A749">
            <wp:extent cx="5274310" cy="671830"/>
            <wp:effectExtent l="0" t="0" r="0" b="1270"/>
            <wp:docPr id="1476809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9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79" w:rsidRDefault="004F7D79" w:rsidP="00601B5B">
      <w:pPr>
        <w:rPr>
          <w:color w:val="000000" w:themeColor="text1"/>
        </w:rPr>
      </w:pPr>
    </w:p>
    <w:p w:rsidR="004F7D79" w:rsidRDefault="004F7D79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二．</w:t>
      </w:r>
      <w:r>
        <w:rPr>
          <w:color w:val="000000" w:themeColor="text1"/>
        </w:rPr>
        <w:t>Team</w:t>
      </w:r>
    </w:p>
    <w:p w:rsidR="004F7D79" w:rsidRDefault="004F7D79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1，</w:t>
      </w:r>
      <w:r w:rsidR="005E5D2F">
        <w:rPr>
          <w:rFonts w:hint="eastAsia"/>
          <w:color w:val="000000" w:themeColor="text1"/>
        </w:rPr>
        <w:t>team成员的增删</w:t>
      </w:r>
    </w:p>
    <w:p w:rsidR="005E5D2F" w:rsidRDefault="005E5D2F" w:rsidP="00601B5B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1)</w:t>
      </w:r>
      <w:r>
        <w:rPr>
          <w:rFonts w:hint="eastAsia"/>
          <w:color w:val="000000" w:themeColor="text1"/>
        </w:rPr>
        <w:t>创建成员md文件</w:t>
      </w:r>
    </w:p>
    <w:p w:rsidR="005E5D2F" w:rsidRDefault="005E5D2F" w:rsidP="00601B5B">
      <w:pPr>
        <w:rPr>
          <w:color w:val="000000" w:themeColor="text1"/>
        </w:rPr>
      </w:pPr>
      <w:r>
        <w:rPr>
          <w:color w:val="000000" w:themeColor="text1"/>
        </w:rPr>
        <w:t>Team</w:t>
      </w:r>
      <w:r>
        <w:rPr>
          <w:rFonts w:hint="eastAsia"/>
          <w:color w:val="000000" w:themeColor="text1"/>
        </w:rPr>
        <w:t>成员存放在</w:t>
      </w:r>
      <w:r w:rsidRPr="005E5D2F">
        <w:rPr>
          <w:b/>
          <w:bCs/>
          <w:color w:val="000000" w:themeColor="text1"/>
        </w:rPr>
        <w:t>_pages</w:t>
      </w:r>
      <w:r>
        <w:rPr>
          <w:rFonts w:hint="eastAsia"/>
          <w:color w:val="000000" w:themeColor="text1"/>
        </w:rPr>
        <w:t>中的</w:t>
      </w:r>
      <w:r w:rsidRPr="005E5D2F">
        <w:rPr>
          <w:rFonts w:hint="eastAsia"/>
          <w:b/>
          <w:bCs/>
          <w:color w:val="000000" w:themeColor="text1"/>
        </w:rPr>
        <w:t>team</w:t>
      </w:r>
      <w:r>
        <w:rPr>
          <w:rFonts w:hint="eastAsia"/>
          <w:color w:val="000000" w:themeColor="text1"/>
        </w:rPr>
        <w:t>的</w:t>
      </w:r>
      <w:r w:rsidRPr="005E5D2F">
        <w:rPr>
          <w:b/>
          <w:bCs/>
          <w:color w:val="000000" w:themeColor="text1"/>
        </w:rPr>
        <w:t>_posts</w:t>
      </w:r>
      <w:r>
        <w:rPr>
          <w:rFonts w:hint="eastAsia"/>
          <w:color w:val="000000" w:themeColor="text1"/>
        </w:rPr>
        <w:t>中里，每一个成员都用一个md文件存放着。创建新成员时，需要在该文件夹中添加一个新的文件</w:t>
      </w:r>
      <w:r>
        <w:rPr>
          <w:color w:val="000000" w:themeColor="text1"/>
        </w:rPr>
        <w:t>(</w:t>
      </w:r>
      <w:r w:rsidRPr="005E5D2F">
        <w:rPr>
          <w:b/>
          <w:bCs/>
          <w:color w:val="000000" w:themeColor="text1"/>
        </w:rPr>
        <w:t>add file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中</w:t>
      </w:r>
      <w:r w:rsidRPr="005E5D2F">
        <w:rPr>
          <w:rFonts w:hint="eastAsia"/>
          <w:b/>
          <w:bCs/>
          <w:color w:val="000000" w:themeColor="text1"/>
        </w:rPr>
        <w:t>create</w:t>
      </w:r>
      <w:r w:rsidRPr="005E5D2F">
        <w:rPr>
          <w:b/>
          <w:bCs/>
          <w:color w:val="000000" w:themeColor="text1"/>
        </w:rPr>
        <w:t xml:space="preserve"> </w:t>
      </w:r>
      <w:r w:rsidRPr="005E5D2F">
        <w:rPr>
          <w:rFonts w:hint="eastAsia"/>
          <w:b/>
          <w:bCs/>
          <w:color w:val="000000" w:themeColor="text1"/>
        </w:rPr>
        <w:t>new</w:t>
      </w:r>
      <w:r w:rsidRPr="005E5D2F">
        <w:rPr>
          <w:b/>
          <w:bCs/>
          <w:color w:val="000000" w:themeColor="text1"/>
        </w:rPr>
        <w:t xml:space="preserve"> </w:t>
      </w:r>
      <w:r w:rsidRPr="005E5D2F">
        <w:rPr>
          <w:rFonts w:hint="eastAsia"/>
          <w:b/>
          <w:bCs/>
          <w:color w:val="000000" w:themeColor="text1"/>
        </w:rPr>
        <w:t>file</w:t>
      </w:r>
      <w:r>
        <w:rPr>
          <w:color w:val="000000" w:themeColor="text1"/>
        </w:rPr>
        <w:t>),</w:t>
      </w:r>
      <w:r>
        <w:rPr>
          <w:rFonts w:hint="eastAsia"/>
          <w:color w:val="000000" w:themeColor="text1"/>
        </w:rPr>
        <w:t>输入文件</w:t>
      </w:r>
      <w:r>
        <w:rPr>
          <w:rFonts w:hint="eastAsia"/>
          <w:color w:val="000000" w:themeColor="text1"/>
        </w:rPr>
        <w:lastRenderedPageBreak/>
        <w:t>名时要记得把后缀</w:t>
      </w:r>
      <w:r w:rsidRPr="005E5D2F">
        <w:rPr>
          <w:b/>
          <w:bCs/>
          <w:color w:val="000000" w:themeColor="text1"/>
        </w:rPr>
        <w:t>.md</w:t>
      </w:r>
      <w:r>
        <w:rPr>
          <w:rFonts w:hint="eastAsia"/>
          <w:color w:val="000000" w:themeColor="text1"/>
        </w:rPr>
        <w:t>加上。其中，文件名格式也有要求“</w:t>
      </w:r>
      <w:proofErr w:type="spellStart"/>
      <w:r>
        <w:rPr>
          <w:color w:val="000000" w:themeColor="text1"/>
        </w:rPr>
        <w:t>yyyy</w:t>
      </w:r>
      <w:proofErr w:type="spellEnd"/>
      <w:r>
        <w:rPr>
          <w:color w:val="000000" w:themeColor="text1"/>
        </w:rPr>
        <w:t>-mm-dd-first name-last name-</w:t>
      </w:r>
      <w:r>
        <w:rPr>
          <w:rFonts w:hint="eastAsia"/>
          <w:color w:val="000000" w:themeColor="text1"/>
        </w:rPr>
        <w:t>staff”。前面的年月日，程序用来进行图片的先后排序，后面的姓名等要求则不强制。</w:t>
      </w:r>
    </w:p>
    <w:p w:rsidR="005E5D2F" w:rsidRDefault="005E5D2F" w:rsidP="00601B5B">
      <w:pPr>
        <w:rPr>
          <w:color w:val="000000" w:themeColor="text1"/>
        </w:rPr>
      </w:pPr>
    </w:p>
    <w:p w:rsidR="005E5D2F" w:rsidRDefault="005E5D2F" w:rsidP="00601B5B">
      <w:pPr>
        <w:rPr>
          <w:color w:val="000000" w:themeColor="text1"/>
        </w:rPr>
      </w:pPr>
      <w:r>
        <w:rPr>
          <w:color w:val="000000" w:themeColor="text1"/>
        </w:rPr>
        <w:t>(2)md</w:t>
      </w:r>
      <w:r>
        <w:rPr>
          <w:rFonts w:hint="eastAsia"/>
          <w:color w:val="000000" w:themeColor="text1"/>
        </w:rPr>
        <w:t>文件的编辑</w:t>
      </w:r>
    </w:p>
    <w:p w:rsidR="005E5D2F" w:rsidRDefault="005E5D2F" w:rsidP="00601B5B">
      <w:pPr>
        <w:rPr>
          <w:color w:val="FF0000"/>
        </w:rPr>
      </w:pPr>
      <w:r w:rsidRPr="005E5D2F">
        <w:rPr>
          <w:rFonts w:hint="eastAsia"/>
          <w:color w:val="FF0000"/>
        </w:rPr>
        <w:t>文件里每一行前面的标签一定要正确！</w:t>
      </w:r>
    </w:p>
    <w:p w:rsidR="005E5D2F" w:rsidRDefault="005E5D2F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首先是成员角色的区分，</w:t>
      </w:r>
      <w:r w:rsidR="00F1387F">
        <w:rPr>
          <w:rFonts w:hint="eastAsia"/>
          <w:color w:val="000000" w:themeColor="text1"/>
        </w:rPr>
        <w:t>主要在</w:t>
      </w:r>
      <w:r w:rsidR="00F1387F" w:rsidRPr="00F1387F">
        <w:rPr>
          <w:rFonts w:hint="eastAsia"/>
          <w:b/>
          <w:bCs/>
          <w:color w:val="000000" w:themeColor="text1"/>
        </w:rPr>
        <w:t>category</w:t>
      </w:r>
      <w:r w:rsidR="00F1387F">
        <w:rPr>
          <w:rFonts w:hint="eastAsia"/>
          <w:color w:val="000000" w:themeColor="text1"/>
        </w:rPr>
        <w:t>，分为五类，分别为</w:t>
      </w:r>
      <w:r w:rsidR="00F1387F" w:rsidRPr="00F1387F">
        <w:rPr>
          <w:color w:val="000000" w:themeColor="text1"/>
        </w:rPr>
        <w:t>Principle Investigator</w:t>
      </w:r>
      <w:r w:rsidR="00F1387F">
        <w:rPr>
          <w:rFonts w:hint="eastAsia"/>
          <w:color w:val="000000" w:themeColor="text1"/>
        </w:rPr>
        <w:t>，</w:t>
      </w:r>
      <w:r w:rsidR="00F1387F" w:rsidRPr="00F1387F">
        <w:rPr>
          <w:color w:val="000000" w:themeColor="text1"/>
        </w:rPr>
        <w:t>Research staff</w:t>
      </w:r>
      <w:r w:rsidR="00F1387F">
        <w:rPr>
          <w:rFonts w:hint="eastAsia"/>
          <w:color w:val="000000" w:themeColor="text1"/>
        </w:rPr>
        <w:t>，</w:t>
      </w:r>
      <w:r w:rsidR="00F1387F" w:rsidRPr="00F1387F">
        <w:rPr>
          <w:color w:val="000000" w:themeColor="text1"/>
        </w:rPr>
        <w:t>Research assistant</w:t>
      </w:r>
      <w:r w:rsidR="00F1387F">
        <w:rPr>
          <w:rFonts w:hint="eastAsia"/>
          <w:color w:val="000000" w:themeColor="text1"/>
        </w:rPr>
        <w:t>，</w:t>
      </w:r>
      <w:proofErr w:type="spellStart"/>
      <w:r w:rsidR="00F1387F" w:rsidRPr="00F1387F">
        <w:rPr>
          <w:color w:val="000000" w:themeColor="text1"/>
        </w:rPr>
        <w:t>phd</w:t>
      </w:r>
      <w:proofErr w:type="spellEnd"/>
      <w:r w:rsidR="00F1387F" w:rsidRPr="00F1387F">
        <w:rPr>
          <w:color w:val="000000" w:themeColor="text1"/>
        </w:rPr>
        <w:t xml:space="preserve"> student</w:t>
      </w:r>
      <w:r w:rsidR="00F1387F">
        <w:rPr>
          <w:rFonts w:hint="eastAsia"/>
          <w:color w:val="000000" w:themeColor="text1"/>
        </w:rPr>
        <w:t>，</w:t>
      </w:r>
      <w:r w:rsidR="00F1387F" w:rsidRPr="00F1387F">
        <w:rPr>
          <w:color w:val="000000" w:themeColor="text1"/>
        </w:rPr>
        <w:t>master student</w:t>
      </w:r>
      <w:r w:rsidR="00F1387F">
        <w:rPr>
          <w:rFonts w:hint="eastAsia"/>
          <w:color w:val="000000" w:themeColor="text1"/>
        </w:rPr>
        <w:t>。（</w:t>
      </w:r>
      <w:r w:rsidR="00F1387F" w:rsidRPr="00F1387F">
        <w:rPr>
          <w:rFonts w:hint="eastAsia"/>
          <w:color w:val="FF0000"/>
        </w:rPr>
        <w:t>大小写和空格位置等一定要一致！</w:t>
      </w:r>
      <w:r w:rsidR="00F1387F">
        <w:rPr>
          <w:rFonts w:hint="eastAsia"/>
          <w:color w:val="000000" w:themeColor="text1"/>
        </w:rPr>
        <w:t>）</w:t>
      </w:r>
    </w:p>
    <w:p w:rsidR="00F1387F" w:rsidRDefault="00F1387F" w:rsidP="00601B5B">
      <w:pPr>
        <w:rPr>
          <w:color w:val="000000" w:themeColor="text1"/>
        </w:rPr>
      </w:pPr>
    </w:p>
    <w:p w:rsidR="00F1387F" w:rsidRDefault="00F1387F" w:rsidP="00601B5B">
      <w:pPr>
        <w:rPr>
          <w:ins w:id="0" w:author="灿鹏 黄" w:date="2023-06-24T11:19:00Z"/>
          <w:color w:val="000000" w:themeColor="text1"/>
        </w:rPr>
      </w:pPr>
      <w:r>
        <w:rPr>
          <w:rFonts w:hint="eastAsia"/>
          <w:color w:val="000000" w:themeColor="text1"/>
        </w:rPr>
        <w:t>文件中的</w:t>
      </w:r>
      <w:r w:rsidRPr="00F1387F">
        <w:rPr>
          <w:rFonts w:hint="eastAsia"/>
          <w:b/>
          <w:bCs/>
          <w:color w:val="000000" w:themeColor="text1"/>
        </w:rPr>
        <w:t>role</w:t>
      </w:r>
      <w:r w:rsidRPr="00F1387F">
        <w:rPr>
          <w:rFonts w:hint="eastAsia"/>
          <w:color w:val="000000" w:themeColor="text1"/>
        </w:rPr>
        <w:t>则是</w:t>
      </w:r>
      <w:r>
        <w:rPr>
          <w:rFonts w:hint="eastAsia"/>
          <w:color w:val="000000" w:themeColor="text1"/>
        </w:rPr>
        <w:t>team页面中名字下显示的内容，可根据后期需求进行修改。</w:t>
      </w:r>
    </w:p>
    <w:p w:rsidR="00F1387F" w:rsidRDefault="00F1387F" w:rsidP="00601B5B">
      <w:pPr>
        <w:rPr>
          <w:ins w:id="1" w:author="灿鹏 黄" w:date="2023-06-24T11:19:00Z"/>
          <w:color w:val="000000" w:themeColor="text1"/>
        </w:rPr>
      </w:pPr>
    </w:p>
    <w:p w:rsidR="00F1387F" w:rsidRDefault="00F1387F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im</w:t>
      </w:r>
      <w:r>
        <w:rPr>
          <w:color w:val="000000" w:themeColor="text1"/>
        </w:rPr>
        <w:t>age</w:t>
      </w:r>
      <w:r>
        <w:rPr>
          <w:rFonts w:hint="eastAsia"/>
          <w:color w:val="000000" w:themeColor="text1"/>
        </w:rPr>
        <w:t>则是上传图片的名称，图片存放在</w:t>
      </w:r>
      <w:r w:rsidRPr="00F1387F">
        <w:rPr>
          <w:rFonts w:hint="eastAsia"/>
          <w:b/>
          <w:bCs/>
          <w:color w:val="000000" w:themeColor="text1"/>
        </w:rPr>
        <w:t>i</w:t>
      </w:r>
      <w:r w:rsidRPr="00F1387F">
        <w:rPr>
          <w:b/>
          <w:bCs/>
          <w:color w:val="000000" w:themeColor="text1"/>
        </w:rPr>
        <w:t>ma</w:t>
      </w:r>
      <w:r w:rsidRPr="00F1387F">
        <w:rPr>
          <w:rFonts w:hint="eastAsia"/>
          <w:b/>
          <w:bCs/>
          <w:color w:val="000000" w:themeColor="text1"/>
        </w:rPr>
        <w:t>ges</w:t>
      </w:r>
      <w:r>
        <w:rPr>
          <w:rFonts w:hint="eastAsia"/>
          <w:color w:val="000000" w:themeColor="text1"/>
        </w:rPr>
        <w:t>中的</w:t>
      </w:r>
      <w:r w:rsidRPr="00F1387F">
        <w:rPr>
          <w:rFonts w:hint="eastAsia"/>
          <w:b/>
          <w:bCs/>
          <w:color w:val="000000" w:themeColor="text1"/>
        </w:rPr>
        <w:t>team</w:t>
      </w:r>
      <w:r>
        <w:rPr>
          <w:rFonts w:hint="eastAsia"/>
          <w:color w:val="000000" w:themeColor="text1"/>
        </w:rPr>
        <w:t>里。</w:t>
      </w:r>
    </w:p>
    <w:p w:rsidR="00F1387F" w:rsidRDefault="00F1387F" w:rsidP="00601B5B">
      <w:pPr>
        <w:rPr>
          <w:color w:val="000000" w:themeColor="text1"/>
        </w:rPr>
      </w:pPr>
    </w:p>
    <w:p w:rsidR="00F1387F" w:rsidRDefault="00F1387F" w:rsidP="00601B5B">
      <w:pPr>
        <w:rPr>
          <w:b/>
          <w:bCs/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ermalink是成员页面的网址，格式为“</w:t>
      </w:r>
      <w:r w:rsidRPr="00F1387F">
        <w:rPr>
          <w:b/>
          <w:bCs/>
          <w:color w:val="000000" w:themeColor="text1"/>
        </w:rPr>
        <w:t>team/</w:t>
      </w:r>
      <w:r w:rsidRPr="00F1387F">
        <w:rPr>
          <w:rFonts w:hint="eastAsia"/>
          <w:b/>
          <w:bCs/>
          <w:color w:val="000000" w:themeColor="text1"/>
        </w:rPr>
        <w:t>”+名字</w:t>
      </w:r>
    </w:p>
    <w:p w:rsidR="00F1387F" w:rsidRDefault="00F1387F" w:rsidP="00601B5B">
      <w:pPr>
        <w:rPr>
          <w:b/>
          <w:bCs/>
          <w:color w:val="000000" w:themeColor="text1"/>
        </w:rPr>
      </w:pPr>
    </w:p>
    <w:p w:rsidR="00F1387F" w:rsidRDefault="00F1387F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成员页面信息包括：place</w:t>
      </w:r>
      <w:r>
        <w:rPr>
          <w:color w:val="000000" w:themeColor="text1"/>
        </w:rPr>
        <w:t>,</w:t>
      </w:r>
      <w:r w:rsidR="00BF1EC1">
        <w:rPr>
          <w:color w:val="000000" w:themeColor="text1"/>
        </w:rPr>
        <w:t xml:space="preserve"> phone, email, introduction, education, position, course, </w:t>
      </w:r>
      <w:proofErr w:type="spellStart"/>
      <w:r w:rsidR="00BF1EC1" w:rsidRPr="00BF1EC1">
        <w:rPr>
          <w:color w:val="000000" w:themeColor="text1"/>
        </w:rPr>
        <w:t>research_interests</w:t>
      </w:r>
      <w:proofErr w:type="spellEnd"/>
      <w:r w:rsidR="00BF1EC1">
        <w:rPr>
          <w:color w:val="000000" w:themeColor="text1"/>
        </w:rPr>
        <w:t xml:space="preserve">, </w:t>
      </w:r>
      <w:proofErr w:type="spellStart"/>
      <w:r w:rsidR="00BF1EC1" w:rsidRPr="00BF1EC1">
        <w:rPr>
          <w:color w:val="000000" w:themeColor="text1"/>
        </w:rPr>
        <w:t>research_support</w:t>
      </w:r>
      <w:proofErr w:type="spellEnd"/>
      <w:r w:rsidR="00BF1EC1">
        <w:rPr>
          <w:rFonts w:hint="eastAsia"/>
          <w:color w:val="000000" w:themeColor="text1"/>
        </w:rPr>
        <w:t xml:space="preserve"> 以及social。其中social下包含了twitter</w:t>
      </w:r>
      <w:r w:rsidR="00BF1EC1">
        <w:rPr>
          <w:color w:val="000000" w:themeColor="text1"/>
        </w:rPr>
        <w:t xml:space="preserve">, </w:t>
      </w:r>
      <w:proofErr w:type="spellStart"/>
      <w:r w:rsidR="00BF1EC1">
        <w:rPr>
          <w:color w:val="000000" w:themeColor="text1"/>
        </w:rPr>
        <w:t>linkedin,google</w:t>
      </w:r>
      <w:proofErr w:type="spellEnd"/>
      <w:r w:rsidR="00BF1EC1">
        <w:rPr>
          <w:color w:val="000000" w:themeColor="text1"/>
        </w:rPr>
        <w:t>-</w:t>
      </w:r>
      <w:proofErr w:type="spellStart"/>
      <w:r w:rsidR="00BF1EC1">
        <w:rPr>
          <w:color w:val="000000" w:themeColor="text1"/>
        </w:rPr>
        <w:t>scholar,github,website,orcid,research</w:t>
      </w:r>
      <w:proofErr w:type="spellEnd"/>
      <w:r w:rsidR="00BF1EC1">
        <w:rPr>
          <w:color w:val="000000" w:themeColor="text1"/>
        </w:rPr>
        <w:t>-gate</w:t>
      </w:r>
      <w:r w:rsidR="00BF1EC1">
        <w:rPr>
          <w:rFonts w:hint="eastAsia"/>
          <w:color w:val="000000" w:themeColor="text1"/>
        </w:rPr>
        <w:t>。在</w:t>
      </w:r>
      <w:r w:rsidR="00BF1EC1">
        <w:rPr>
          <w:color w:val="000000" w:themeColor="text1"/>
        </w:rPr>
        <w:t xml:space="preserve">introduction, education, position, course, </w:t>
      </w:r>
      <w:proofErr w:type="spellStart"/>
      <w:r w:rsidR="00BF1EC1" w:rsidRPr="00BF1EC1">
        <w:rPr>
          <w:color w:val="000000" w:themeColor="text1"/>
        </w:rPr>
        <w:t>research_interests</w:t>
      </w:r>
      <w:proofErr w:type="spellEnd"/>
      <w:r w:rsidR="00BF1EC1">
        <w:rPr>
          <w:color w:val="000000" w:themeColor="text1"/>
        </w:rPr>
        <w:t xml:space="preserve">, </w:t>
      </w:r>
      <w:proofErr w:type="spellStart"/>
      <w:r w:rsidR="00BF1EC1" w:rsidRPr="00BF1EC1">
        <w:rPr>
          <w:color w:val="000000" w:themeColor="text1"/>
        </w:rPr>
        <w:t>research_support</w:t>
      </w:r>
      <w:proofErr w:type="spellEnd"/>
      <w:r w:rsidR="00BF1EC1">
        <w:rPr>
          <w:rFonts w:hint="eastAsia"/>
          <w:color w:val="000000" w:themeColor="text1"/>
        </w:rPr>
        <w:t>中，每一行内容前面需要加上</w:t>
      </w:r>
      <w:r w:rsidR="00BF1EC1">
        <w:rPr>
          <w:color w:val="000000" w:themeColor="text1"/>
        </w:rPr>
        <w:t xml:space="preserve"> </w:t>
      </w:r>
      <w:r w:rsidR="00BF1EC1" w:rsidRPr="00BF1EC1">
        <w:rPr>
          <w:b/>
          <w:bCs/>
          <w:color w:val="000000" w:themeColor="text1"/>
        </w:rPr>
        <w:t>“- ”</w:t>
      </w:r>
      <w:r w:rsidR="00BF1EC1" w:rsidRPr="00BF1EC1">
        <w:rPr>
          <w:rFonts w:hint="eastAsia"/>
          <w:color w:val="000000" w:themeColor="text1"/>
        </w:rPr>
        <w:t>用来区分</w:t>
      </w:r>
    </w:p>
    <w:p w:rsidR="005E5D2F" w:rsidRDefault="005E5D2F" w:rsidP="00601B5B">
      <w:pPr>
        <w:rPr>
          <w:rFonts w:hint="eastAsia"/>
          <w:color w:val="000000" w:themeColor="text1"/>
        </w:rPr>
      </w:pPr>
      <w:r w:rsidRPr="005E5D2F">
        <w:rPr>
          <w:color w:val="000000" w:themeColor="text1"/>
        </w:rPr>
        <w:drawing>
          <wp:inline distT="0" distB="0" distL="0" distR="0" wp14:anchorId="6E92D986" wp14:editId="4F8E5274">
            <wp:extent cx="3008187" cy="1734796"/>
            <wp:effectExtent l="0" t="0" r="1905" b="5715"/>
            <wp:docPr id="2139274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4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383" cy="17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2F" w:rsidRDefault="00F1387F" w:rsidP="00601B5B">
      <w:pPr>
        <w:rPr>
          <w:color w:val="000000" w:themeColor="text1"/>
        </w:rPr>
      </w:pPr>
      <w:ins w:id="2" w:author="灿鹏 黄" w:date="2023-06-24T11:19:00Z">
        <w:r w:rsidRPr="00F1387F">
          <w:rPr>
            <w:color w:val="000000" w:themeColor="text1"/>
          </w:rPr>
          <w:drawing>
            <wp:inline distT="0" distB="0" distL="0" distR="0" wp14:anchorId="3F856F50" wp14:editId="54602F3B">
              <wp:extent cx="2649197" cy="2626490"/>
              <wp:effectExtent l="0" t="0" r="5715" b="2540"/>
              <wp:docPr id="795857263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5857263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0079" cy="26372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F1EC1" w:rsidRDefault="00BF1EC1" w:rsidP="00601B5B">
      <w:pPr>
        <w:rPr>
          <w:color w:val="000000" w:themeColor="text1"/>
        </w:rPr>
      </w:pPr>
      <w:r w:rsidRPr="00BF1EC1">
        <w:rPr>
          <w:color w:val="000000" w:themeColor="text1"/>
        </w:rPr>
        <w:lastRenderedPageBreak/>
        <w:drawing>
          <wp:inline distT="0" distB="0" distL="0" distR="0" wp14:anchorId="44D44947" wp14:editId="4EE3D2DC">
            <wp:extent cx="5274310" cy="610235"/>
            <wp:effectExtent l="0" t="0" r="0" b="0"/>
            <wp:docPr id="1957142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42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C1" w:rsidRDefault="00BF1EC1" w:rsidP="00601B5B">
      <w:pPr>
        <w:rPr>
          <w:color w:val="000000" w:themeColor="text1"/>
        </w:rPr>
      </w:pPr>
    </w:p>
    <w:p w:rsidR="00BF1EC1" w:rsidRDefault="00BF1EC1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>, News</w:t>
      </w:r>
    </w:p>
    <w:p w:rsidR="00BF1EC1" w:rsidRDefault="00BF1EC1" w:rsidP="00601B5B">
      <w:pPr>
        <w:rPr>
          <w:color w:val="000000" w:themeColor="text1"/>
        </w:rPr>
      </w:pPr>
      <w:r>
        <w:rPr>
          <w:color w:val="000000" w:themeColor="text1"/>
        </w:rPr>
        <w:t>N</w:t>
      </w:r>
      <w:r>
        <w:rPr>
          <w:rFonts w:hint="eastAsia"/>
          <w:color w:val="000000" w:themeColor="text1"/>
        </w:rPr>
        <w:t>ews的内容在</w:t>
      </w:r>
      <w:r w:rsidRPr="00BF1EC1">
        <w:rPr>
          <w:b/>
          <w:bCs/>
          <w:color w:val="000000" w:themeColor="text1"/>
        </w:rPr>
        <w:t>_data</w:t>
      </w:r>
      <w:r>
        <w:rPr>
          <w:rFonts w:hint="eastAsia"/>
          <w:color w:val="000000" w:themeColor="text1"/>
        </w:rPr>
        <w:t>中</w:t>
      </w:r>
      <w:proofErr w:type="spellStart"/>
      <w:r w:rsidRPr="00BF1EC1">
        <w:rPr>
          <w:rFonts w:hint="eastAsia"/>
          <w:b/>
          <w:bCs/>
          <w:color w:val="000000" w:themeColor="text1"/>
        </w:rPr>
        <w:t>news</w:t>
      </w:r>
      <w:r w:rsidRPr="00BF1EC1">
        <w:rPr>
          <w:b/>
          <w:bCs/>
          <w:color w:val="000000" w:themeColor="text1"/>
        </w:rPr>
        <w:t>.yml</w:t>
      </w:r>
      <w:proofErr w:type="spellEnd"/>
      <w:r>
        <w:rPr>
          <w:rFonts w:hint="eastAsia"/>
          <w:color w:val="000000" w:themeColor="text1"/>
        </w:rPr>
        <w:t>进行修改。</w:t>
      </w:r>
    </w:p>
    <w:p w:rsidR="00BF1EC1" w:rsidRDefault="00BF1EC1" w:rsidP="00601B5B">
      <w:pPr>
        <w:rPr>
          <w:color w:val="000000" w:themeColor="text1"/>
        </w:rPr>
      </w:pPr>
    </w:p>
    <w:p w:rsidR="00BF1EC1" w:rsidRDefault="00BF1EC1" w:rsidP="00601B5B">
      <w:pPr>
        <w:rPr>
          <w:b/>
          <w:bCs/>
          <w:color w:val="000000" w:themeColor="text1"/>
        </w:rPr>
      </w:pP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mages放的是轮播图的图片名称，主要存放在</w:t>
      </w:r>
      <w:r w:rsidRPr="00BF1EC1">
        <w:rPr>
          <w:rFonts w:hint="eastAsia"/>
          <w:b/>
          <w:bCs/>
          <w:color w:val="000000" w:themeColor="text1"/>
        </w:rPr>
        <w:t>images</w:t>
      </w:r>
      <w:r>
        <w:rPr>
          <w:rFonts w:hint="eastAsia"/>
          <w:color w:val="000000" w:themeColor="text1"/>
        </w:rPr>
        <w:t>中的</w:t>
      </w:r>
      <w:r w:rsidRPr="00BF1EC1">
        <w:rPr>
          <w:rFonts w:hint="eastAsia"/>
          <w:b/>
          <w:bCs/>
          <w:color w:val="000000" w:themeColor="text1"/>
        </w:rPr>
        <w:t>news</w:t>
      </w:r>
      <w:r>
        <w:rPr>
          <w:rFonts w:hint="eastAsia"/>
          <w:b/>
          <w:bCs/>
          <w:color w:val="000000" w:themeColor="text1"/>
        </w:rPr>
        <w:t>。</w:t>
      </w:r>
    </w:p>
    <w:p w:rsidR="00BF1EC1" w:rsidRDefault="00BF1EC1" w:rsidP="00601B5B">
      <w:pPr>
        <w:rPr>
          <w:b/>
          <w:bCs/>
          <w:color w:val="000000" w:themeColor="text1"/>
        </w:rPr>
      </w:pPr>
    </w:p>
    <w:p w:rsidR="00BF1EC1" w:rsidRPr="00BF1EC1" w:rsidRDefault="00BF1EC1" w:rsidP="00601B5B">
      <w:pPr>
        <w:rPr>
          <w:rFonts w:hint="eastAsia"/>
          <w:color w:val="000000" w:themeColor="text1"/>
        </w:rPr>
      </w:pPr>
      <w:r w:rsidRPr="00BF1EC1">
        <w:rPr>
          <w:color w:val="000000" w:themeColor="text1"/>
        </w:rPr>
        <w:t>C</w:t>
      </w:r>
      <w:r w:rsidRPr="00BF1EC1">
        <w:rPr>
          <w:rFonts w:hint="eastAsia"/>
          <w:color w:val="000000" w:themeColor="text1"/>
        </w:rPr>
        <w:t>ontent</w:t>
      </w:r>
      <w:r>
        <w:rPr>
          <w:rFonts w:hint="eastAsia"/>
          <w:color w:val="000000" w:themeColor="text1"/>
        </w:rPr>
        <w:t>放的是news的内容</w:t>
      </w:r>
      <w:r w:rsidR="008E07F8">
        <w:rPr>
          <w:rFonts w:hint="eastAsia"/>
          <w:color w:val="000000" w:themeColor="text1"/>
        </w:rPr>
        <w:t>，如果内容有多行，可以用</w:t>
      </w:r>
      <w:r w:rsidR="008E07F8">
        <w:rPr>
          <w:color w:val="000000" w:themeColor="text1"/>
        </w:rPr>
        <w:t>&lt;</w:t>
      </w:r>
      <w:proofErr w:type="spellStart"/>
      <w:r w:rsidR="008E07F8">
        <w:rPr>
          <w:color w:val="000000" w:themeColor="text1"/>
        </w:rPr>
        <w:t>br</w:t>
      </w:r>
      <w:proofErr w:type="spellEnd"/>
      <w:r w:rsidR="008E07F8">
        <w:rPr>
          <w:color w:val="000000" w:themeColor="text1"/>
        </w:rPr>
        <w:t>&gt;</w:t>
      </w:r>
      <w:r w:rsidR="008E07F8">
        <w:rPr>
          <w:rFonts w:hint="eastAsia"/>
          <w:color w:val="000000" w:themeColor="text1"/>
        </w:rPr>
        <w:t>进行换行，一个</w:t>
      </w:r>
      <w:r w:rsidR="008E07F8">
        <w:rPr>
          <w:color w:val="000000" w:themeColor="text1"/>
        </w:rPr>
        <w:t>&lt;</w:t>
      </w:r>
      <w:proofErr w:type="spellStart"/>
      <w:r w:rsidR="008E07F8">
        <w:rPr>
          <w:color w:val="000000" w:themeColor="text1"/>
        </w:rPr>
        <w:t>br</w:t>
      </w:r>
      <w:proofErr w:type="spellEnd"/>
      <w:r w:rsidR="008E07F8">
        <w:rPr>
          <w:color w:val="000000" w:themeColor="text1"/>
        </w:rPr>
        <w:t>&gt;</w:t>
      </w:r>
      <w:r w:rsidR="008E07F8">
        <w:rPr>
          <w:rFonts w:hint="eastAsia"/>
          <w:color w:val="000000" w:themeColor="text1"/>
        </w:rPr>
        <w:t>代表空一行。（</w:t>
      </w:r>
      <w:r w:rsidR="008E07F8" w:rsidRPr="008E07F8">
        <w:rPr>
          <w:rFonts w:hint="eastAsia"/>
          <w:color w:val="FF0000"/>
        </w:rPr>
        <w:t>注意！content中的内容需要对齐，且每一行不能太长，content中的一行不代表页面中的一行，需要注意适当换行，不然容易报错</w:t>
      </w:r>
      <w:r w:rsidR="008E07F8">
        <w:rPr>
          <w:rFonts w:hint="eastAsia"/>
          <w:color w:val="000000" w:themeColor="text1"/>
        </w:rPr>
        <w:t>）</w:t>
      </w:r>
    </w:p>
    <w:p w:rsidR="00BF1EC1" w:rsidRPr="00BF1EC1" w:rsidRDefault="00BF1EC1" w:rsidP="00601B5B">
      <w:pPr>
        <w:rPr>
          <w:color w:val="000000" w:themeColor="text1"/>
        </w:rPr>
      </w:pPr>
    </w:p>
    <w:p w:rsidR="00BF1EC1" w:rsidRDefault="00BF1EC1" w:rsidP="00601B5B">
      <w:pPr>
        <w:rPr>
          <w:color w:val="000000" w:themeColor="text1"/>
        </w:rPr>
      </w:pPr>
      <w:r w:rsidRPr="00BF1EC1">
        <w:rPr>
          <w:color w:val="000000" w:themeColor="text1"/>
        </w:rPr>
        <w:drawing>
          <wp:inline distT="0" distB="0" distL="0" distR="0" wp14:anchorId="2BD117FF" wp14:editId="3D8D5A28">
            <wp:extent cx="5274310" cy="3366770"/>
            <wp:effectExtent l="0" t="0" r="0" b="0"/>
            <wp:docPr id="1395088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88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F8" w:rsidRDefault="008E07F8" w:rsidP="00601B5B">
      <w:pPr>
        <w:rPr>
          <w:color w:val="000000" w:themeColor="text1"/>
        </w:rPr>
      </w:pPr>
    </w:p>
    <w:p w:rsidR="008E07F8" w:rsidRDefault="008E07F8" w:rsidP="00601B5B">
      <w:pPr>
        <w:rPr>
          <w:color w:val="000000" w:themeColor="text1"/>
        </w:rPr>
      </w:pPr>
    </w:p>
    <w:p w:rsidR="008E07F8" w:rsidRDefault="008E07F8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四 </w:t>
      </w:r>
      <w:r>
        <w:rPr>
          <w:color w:val="000000" w:themeColor="text1"/>
        </w:rPr>
        <w:t>research</w:t>
      </w:r>
    </w:p>
    <w:p w:rsidR="008E07F8" w:rsidRDefault="008E07F8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一个</w:t>
      </w:r>
      <w:r>
        <w:rPr>
          <w:color w:val="000000" w:themeColor="text1"/>
        </w:rPr>
        <w:t>&lt;li&gt;&lt;/li&gt;</w:t>
      </w:r>
      <w:r>
        <w:rPr>
          <w:rFonts w:hint="eastAsia"/>
          <w:color w:val="000000" w:themeColor="text1"/>
        </w:rPr>
        <w:t>用来放一个大标题中的所有内容，如果需要添加多几个大标题和内容，则添加多几个</w:t>
      </w:r>
      <w:r>
        <w:rPr>
          <w:color w:val="000000" w:themeColor="text1"/>
        </w:rPr>
        <w:t>&lt;li&gt;</w:t>
      </w:r>
      <w:r>
        <w:rPr>
          <w:rFonts w:hint="eastAsia"/>
          <w:color w:val="000000" w:themeColor="text1"/>
        </w:rPr>
        <w:t>。</w:t>
      </w:r>
    </w:p>
    <w:p w:rsidR="008E07F8" w:rsidRDefault="008E07F8" w:rsidP="00601B5B">
      <w:pPr>
        <w:rPr>
          <w:color w:val="000000" w:themeColor="text1"/>
        </w:rPr>
      </w:pPr>
    </w:p>
    <w:p w:rsidR="008E07F8" w:rsidRDefault="008E07F8" w:rsidP="00601B5B">
      <w:pPr>
        <w:rPr>
          <w:color w:val="000000" w:themeColor="text1"/>
        </w:rPr>
      </w:pPr>
      <w:r>
        <w:rPr>
          <w:color w:val="000000" w:themeColor="text1"/>
        </w:rPr>
        <w:t>&lt;h1&gt;&lt;/h1&gt;</w:t>
      </w:r>
      <w:r>
        <w:rPr>
          <w:rFonts w:hint="eastAsia"/>
          <w:color w:val="000000" w:themeColor="text1"/>
        </w:rPr>
        <w:t>中放的是大标题</w:t>
      </w:r>
    </w:p>
    <w:p w:rsidR="008E07F8" w:rsidRDefault="008E07F8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h3&gt;&lt;/h3&gt;</w:t>
      </w:r>
      <w:r>
        <w:rPr>
          <w:rFonts w:hint="eastAsia"/>
          <w:color w:val="000000" w:themeColor="text1"/>
        </w:rPr>
        <w:t>中放的是小标题</w:t>
      </w:r>
    </w:p>
    <w:p w:rsidR="008E07F8" w:rsidRDefault="008E07F8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p&gt;&lt;/p&gt;</w:t>
      </w:r>
      <w:r>
        <w:rPr>
          <w:rFonts w:hint="eastAsia"/>
          <w:color w:val="000000" w:themeColor="text1"/>
        </w:rPr>
        <w:t>中放的是主要内容</w:t>
      </w:r>
    </w:p>
    <w:p w:rsidR="008E07F8" w:rsidRDefault="008E07F8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如果排版需要换行，可加入</w:t>
      </w:r>
      <w:r>
        <w:rPr>
          <w:color w:val="000000" w:themeColor="text1"/>
        </w:rPr>
        <w:t>&lt;</w:t>
      </w:r>
      <w:proofErr w:type="spellStart"/>
      <w:r>
        <w:rPr>
          <w:color w:val="000000" w:themeColor="text1"/>
        </w:rPr>
        <w:t>br</w:t>
      </w:r>
      <w:proofErr w:type="spellEnd"/>
      <w:r>
        <w:rPr>
          <w:color w:val="000000" w:themeColor="text1"/>
        </w:rPr>
        <w:t>&gt;</w:t>
      </w:r>
    </w:p>
    <w:p w:rsidR="008E07F8" w:rsidRDefault="008E07F8" w:rsidP="00601B5B">
      <w:pPr>
        <w:rPr>
          <w:color w:val="000000" w:themeColor="text1"/>
        </w:rPr>
      </w:pPr>
    </w:p>
    <w:p w:rsidR="008E07F8" w:rsidRPr="008E07F8" w:rsidRDefault="008E07F8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其余无需改变，直接copy</w:t>
      </w:r>
    </w:p>
    <w:p w:rsidR="008E07F8" w:rsidRDefault="008E07F8" w:rsidP="00601B5B">
      <w:pPr>
        <w:rPr>
          <w:color w:val="000000" w:themeColor="text1"/>
        </w:rPr>
      </w:pPr>
      <w:r w:rsidRPr="008E07F8">
        <w:rPr>
          <w:color w:val="000000" w:themeColor="text1"/>
        </w:rPr>
        <w:lastRenderedPageBreak/>
        <w:drawing>
          <wp:inline distT="0" distB="0" distL="0" distR="0" wp14:anchorId="05285E0A" wp14:editId="06414860">
            <wp:extent cx="5274310" cy="2343150"/>
            <wp:effectExtent l="0" t="0" r="0" b="6350"/>
            <wp:docPr id="30312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5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F8" w:rsidRDefault="008E07F8" w:rsidP="00601B5B">
      <w:pPr>
        <w:rPr>
          <w:color w:val="000000" w:themeColor="text1"/>
        </w:rPr>
      </w:pPr>
    </w:p>
    <w:p w:rsidR="008E07F8" w:rsidRDefault="008E07F8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五，publication</w:t>
      </w:r>
    </w:p>
    <w:p w:rsidR="008E07F8" w:rsidRDefault="008E07F8" w:rsidP="00601B5B">
      <w:pPr>
        <w:rPr>
          <w:b/>
          <w:bCs/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ublication的内容放在</w:t>
      </w:r>
      <w:r w:rsidRPr="008E07F8">
        <w:rPr>
          <w:b/>
          <w:bCs/>
          <w:color w:val="000000" w:themeColor="text1"/>
        </w:rPr>
        <w:t xml:space="preserve">_data </w:t>
      </w:r>
      <w:r>
        <w:rPr>
          <w:rFonts w:hint="eastAsia"/>
          <w:color w:val="000000" w:themeColor="text1"/>
        </w:rPr>
        <w:t>中的</w:t>
      </w:r>
      <w:proofErr w:type="spellStart"/>
      <w:r w:rsidRPr="008E07F8">
        <w:rPr>
          <w:rFonts w:hint="eastAsia"/>
          <w:b/>
          <w:bCs/>
          <w:color w:val="000000" w:themeColor="text1"/>
        </w:rPr>
        <w:t>publication</w:t>
      </w:r>
      <w:r w:rsidRPr="008E07F8">
        <w:rPr>
          <w:b/>
          <w:bCs/>
          <w:color w:val="000000" w:themeColor="text1"/>
        </w:rPr>
        <w:t>.json</w:t>
      </w:r>
      <w:proofErr w:type="spellEnd"/>
    </w:p>
    <w:p w:rsidR="00E72C55" w:rsidRDefault="00E72C55" w:rsidP="00601B5B">
      <w:pPr>
        <w:rPr>
          <w:color w:val="000000" w:themeColor="text1"/>
        </w:rPr>
      </w:pPr>
      <w:r>
        <w:rPr>
          <w:rFonts w:hint="eastAsia"/>
          <w:color w:val="000000" w:themeColor="text1"/>
        </w:rPr>
        <w:t>每一个文献都独自放在一个</w:t>
      </w:r>
      <w:r>
        <w:rPr>
          <w:color w:val="000000" w:themeColor="text1"/>
        </w:rPr>
        <w:t>{}</w:t>
      </w:r>
      <w:r>
        <w:rPr>
          <w:rFonts w:hint="eastAsia"/>
          <w:color w:val="000000" w:themeColor="text1"/>
        </w:rPr>
        <w:t>中，可以直接copy，然后对内容进行修改，如果无该标签内容，可以空着，但需要加个逗号。</w:t>
      </w:r>
    </w:p>
    <w:p w:rsidR="00E72C55" w:rsidRDefault="00E72C55" w:rsidP="00601B5B">
      <w:pPr>
        <w:rPr>
          <w:rFonts w:hint="eastAsia"/>
          <w:color w:val="000000" w:themeColor="text1"/>
        </w:rPr>
      </w:pPr>
    </w:p>
    <w:p w:rsidR="00E72C55" w:rsidRPr="00E72C55" w:rsidRDefault="00E72C55" w:rsidP="00601B5B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添加作者只需复制a</w:t>
      </w:r>
      <w:r>
        <w:rPr>
          <w:color w:val="000000" w:themeColor="text1"/>
        </w:rPr>
        <w:t>uthor</w:t>
      </w:r>
      <w:r>
        <w:rPr>
          <w:rFonts w:hint="eastAsia"/>
          <w:color w:val="000000" w:themeColor="text1"/>
        </w:rPr>
        <w:t>中</w:t>
      </w:r>
      <w:r>
        <w:rPr>
          <w:color w:val="000000" w:themeColor="text1"/>
        </w:rPr>
        <w:t>{}</w:t>
      </w:r>
      <w:r>
        <w:rPr>
          <w:rFonts w:hint="eastAsia"/>
          <w:color w:val="000000" w:themeColor="text1"/>
        </w:rPr>
        <w:t>里的内容（</w:t>
      </w:r>
      <w:r w:rsidRPr="00E72C55">
        <w:rPr>
          <w:rFonts w:hint="eastAsia"/>
          <w:color w:val="FF0000"/>
        </w:rPr>
        <w:t>需要注意，每一个中括号</w:t>
      </w:r>
      <w:r w:rsidRPr="00E72C55">
        <w:rPr>
          <w:color w:val="FF0000"/>
        </w:rPr>
        <w:t>{}</w:t>
      </w:r>
      <w:r w:rsidRPr="00E72C55">
        <w:rPr>
          <w:rFonts w:hint="eastAsia"/>
          <w:color w:val="FF0000"/>
        </w:rPr>
        <w:t>后要加逗号，最后一个中括号里则不用）</w:t>
      </w:r>
      <w:r>
        <w:rPr>
          <w:rFonts w:hint="eastAsia"/>
          <w:color w:val="FF0000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如果需要加粗作者名字，放在</w:t>
      </w:r>
      <w:r>
        <w:rPr>
          <w:color w:val="000000" w:themeColor="text1"/>
        </w:rPr>
        <w:t>&lt;b&gt;&lt;/b&gt;</w:t>
      </w:r>
      <w:r>
        <w:rPr>
          <w:rFonts w:hint="eastAsia"/>
          <w:color w:val="000000" w:themeColor="text1"/>
        </w:rPr>
        <w:t>中。如果需要标星号，则加入</w:t>
      </w:r>
      <w:r>
        <w:rPr>
          <w:color w:val="000000" w:themeColor="text1"/>
        </w:rPr>
        <w:t>&lt;sup&gt;*&lt;/sup&gt;</w:t>
      </w:r>
      <w:r>
        <w:rPr>
          <w:rFonts w:hint="eastAsia"/>
          <w:color w:val="000000" w:themeColor="text1"/>
        </w:rPr>
        <w:t>。</w:t>
      </w:r>
    </w:p>
    <w:p w:rsidR="00E72C55" w:rsidRPr="005E5D2F" w:rsidRDefault="00E72C55" w:rsidP="00601B5B">
      <w:pPr>
        <w:rPr>
          <w:rFonts w:hint="eastAsia"/>
          <w:color w:val="000000" w:themeColor="text1"/>
        </w:rPr>
      </w:pPr>
      <w:r w:rsidRPr="00E72C55">
        <w:rPr>
          <w:color w:val="000000" w:themeColor="text1"/>
        </w:rPr>
        <w:drawing>
          <wp:inline distT="0" distB="0" distL="0" distR="0" wp14:anchorId="1FAC1430" wp14:editId="10CB7A26">
            <wp:extent cx="5274310" cy="3239135"/>
            <wp:effectExtent l="0" t="0" r="0" b="0"/>
            <wp:docPr id="2038633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33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C55" w:rsidRPr="005E5D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6326D"/>
    <w:multiLevelType w:val="hybridMultilevel"/>
    <w:tmpl w:val="DCEA7994"/>
    <w:lvl w:ilvl="0" w:tplc="C89212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481442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灿鹏 黄">
    <w15:presenceInfo w15:providerId="Windows Live" w15:userId="9a6a7ebb0e9f00b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B5B"/>
    <w:rsid w:val="002F0278"/>
    <w:rsid w:val="004F7D79"/>
    <w:rsid w:val="005C11F9"/>
    <w:rsid w:val="005E5D2F"/>
    <w:rsid w:val="00601B5B"/>
    <w:rsid w:val="006B244A"/>
    <w:rsid w:val="00851454"/>
    <w:rsid w:val="008E07F8"/>
    <w:rsid w:val="009D1CDD"/>
    <w:rsid w:val="00BF1EC1"/>
    <w:rsid w:val="00E72C55"/>
    <w:rsid w:val="00F1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EEBB5B"/>
  <w15:chartTrackingRefBased/>
  <w15:docId w15:val="{7CFB3F58-0AF5-6A4F-8554-0F397D199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B5B"/>
    <w:pPr>
      <w:ind w:firstLineChars="200" w:firstLine="420"/>
    </w:pPr>
  </w:style>
  <w:style w:type="paragraph" w:styleId="a4">
    <w:name w:val="Revision"/>
    <w:hidden/>
    <w:uiPriority w:val="99"/>
    <w:semiHidden/>
    <w:rsid w:val="00F13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灿鹏 黄</dc:creator>
  <cp:keywords/>
  <dc:description/>
  <cp:lastModifiedBy>灿鹏 黄</cp:lastModifiedBy>
  <cp:revision>1</cp:revision>
  <dcterms:created xsi:type="dcterms:W3CDTF">2023-06-24T02:44:00Z</dcterms:created>
  <dcterms:modified xsi:type="dcterms:W3CDTF">2023-06-24T03:52:00Z</dcterms:modified>
</cp:coreProperties>
</file>